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5zo3g8c59bp" w:id="0"/>
      <w:bookmarkEnd w:id="0"/>
      <w:r w:rsidDel="00000000" w:rsidR="00000000" w:rsidRPr="00000000">
        <w:rPr>
          <w:b w:val="1"/>
          <w:bCs w:val="1"/>
          <w:sz w:val="34"/>
          <w:szCs w:val="34"/>
          <w:rtl w:val="0"/>
        </w:rPr>
        <w:t xml:space="preserve">Dr Kennedy 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Founder &amp; Director, TriGen</w:t>
        <w:br w:type="textWrapping"/>
      </w:r>
      <w:r w:rsidDel="00000000" w:rsidR="00000000" w:rsidRPr="00000000">
        <w:rPr>
          <w:rtl w:val="0"/>
        </w:rPr>
        <w:t xml:space="preserve"> Clinical Director, SGH Population Health &amp; Integrated Care</w:t>
      </w:r>
    </w:p>
    <w:p w:rsidR="00000000" w:rsidDel="00000000" w:rsidP="00000000" w:rsidRDefault="00000000" w:rsidRPr="00000000" w14:paraId="00000003">
      <w:pPr>
        <w:spacing w:after="240" w:before="240" w:lineRule="auto"/>
        <w:rPr/>
      </w:pPr>
      <w:r w:rsidDel="00000000" w:rsidR="00000000" w:rsidRPr="00000000">
        <w:rPr>
          <w:rtl w:val="0"/>
        </w:rPr>
        <w:t xml:space="preserve">Consultant Medical Oncologist and healthcare innovator focused on health systems, cancer care, and community impact. Founder of TriGen and recipient of the Lee Kuan Yew Scholarship and Harvard Kennedy School honours.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ycdadzesfyc" w:id="1"/>
      <w:bookmarkEnd w:id="1"/>
      <w:r w:rsidDel="00000000" w:rsidR="00000000" w:rsidRPr="00000000">
        <w:rPr>
          <w:b w:val="1"/>
          <w:bCs w:val="1"/>
          <w:sz w:val="34"/>
          <w:szCs w:val="34"/>
          <w:rtl w:val="0"/>
        </w:rPr>
        <w:t xml:space="preserve">Candy Gan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Type 1 Diabetes Advocate</w:t>
        <w:br w:type="textWrapping"/>
      </w:r>
      <w:r w:rsidDel="00000000" w:rsidR="00000000" w:rsidRPr="00000000">
        <w:rPr>
          <w:rtl w:val="0"/>
        </w:rPr>
        <w:t xml:space="preserve"> typeOne.sg &amp; Diabetes Singapore</w:t>
      </w:r>
    </w:p>
    <w:p w:rsidR="00000000" w:rsidDel="00000000" w:rsidP="00000000" w:rsidRDefault="00000000" w:rsidRPr="00000000" w14:paraId="00000007">
      <w:pPr>
        <w:spacing w:after="240" w:before="240" w:lineRule="auto"/>
        <w:rPr/>
      </w:pPr>
      <w:r w:rsidDel="00000000" w:rsidR="00000000" w:rsidRPr="00000000">
        <w:rPr>
          <w:rtl w:val="0"/>
        </w:rPr>
        <w:t xml:space="preserve">Living with Type 1 Diabetes since age 2, Candy advocates for patient voices through public speaking, education, and healthcare partnerships, transforming lived experience into meaningful impact.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hfuk736swlv" w:id="2"/>
      <w:bookmarkEnd w:id="2"/>
      <w:r w:rsidDel="00000000" w:rsidR="00000000" w:rsidRPr="00000000">
        <w:rPr>
          <w:b w:val="1"/>
          <w:bCs w:val="1"/>
          <w:sz w:val="34"/>
          <w:szCs w:val="34"/>
          <w:rtl w:val="0"/>
        </w:rPr>
        <w:t xml:space="preserve">Dr Serene Goh</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Consultant Breast &amp; General Surgeon, NUH</w:t>
      </w:r>
    </w:p>
    <w:p w:rsidR="00000000" w:rsidDel="00000000" w:rsidP="00000000" w:rsidRDefault="00000000" w:rsidRPr="00000000" w14:paraId="0000000B">
      <w:pPr>
        <w:spacing w:after="240" w:before="240" w:lineRule="auto"/>
        <w:rPr/>
      </w:pPr>
      <w:r w:rsidDel="00000000" w:rsidR="00000000" w:rsidRPr="00000000">
        <w:rPr>
          <w:rtl w:val="0"/>
        </w:rPr>
        <w:t xml:space="preserve">Breast surgeon</w:t>
      </w:r>
      <w:del w:author="Alfred Ho" w:id="0" w:date="2026-05-20T14:58:42Z">
        <w:r w:rsidDel="00000000" w:rsidR="00000000" w:rsidRPr="00000000">
          <w:rPr>
            <w:rtl w:val="0"/>
          </w:rPr>
          <w:delText xml:space="preserve"> and researcher </w:delText>
        </w:r>
      </w:del>
      <w:ins w:author="Alfred Ho" w:id="0" w:date="2026-05-20T14:58:42Z">
        <w:r w:rsidDel="00000000" w:rsidR="00000000" w:rsidRPr="00000000">
          <w:rPr>
            <w:rtl w:val="0"/>
          </w:rPr>
          <w:t xml:space="preserve"> </w:t>
        </w:r>
      </w:ins>
      <w:r w:rsidDel="00000000" w:rsidR="00000000" w:rsidRPr="00000000">
        <w:rPr>
          <w:rtl w:val="0"/>
        </w:rPr>
        <w:t xml:space="preserve">specialising in oncoplastic </w:t>
      </w:r>
      <w:ins w:author="Alfred Ho" w:id="1" w:date="2026-05-20T15:02:01Z">
        <w:r w:rsidDel="00000000" w:rsidR="00000000" w:rsidRPr="00000000">
          <w:rPr>
            <w:rtl w:val="0"/>
          </w:rPr>
          <w:t xml:space="preserve">and minimally invasive breast </w:t>
        </w:r>
      </w:ins>
      <w:r w:rsidDel="00000000" w:rsidR="00000000" w:rsidRPr="00000000">
        <w:rPr>
          <w:rtl w:val="0"/>
        </w:rPr>
        <w:t xml:space="preserve">surgery </w:t>
      </w:r>
      <w:ins w:author="Alfred Ho" w:id="2" w:date="2026-05-20T14:58:58Z">
        <w:r w:rsidDel="00000000" w:rsidR="00000000" w:rsidRPr="00000000">
          <w:rPr>
            <w:rtl w:val="0"/>
          </w:rPr>
          <w:t xml:space="preserve">with a </w:t>
        </w:r>
      </w:ins>
      <w:del w:author="Alfred Ho" w:id="2" w:date="2026-05-20T14:58:58Z">
        <w:r w:rsidDel="00000000" w:rsidR="00000000" w:rsidRPr="00000000">
          <w:rPr>
            <w:rtl w:val="0"/>
          </w:rPr>
          <w:delText xml:space="preserve">and </w:delText>
        </w:r>
      </w:del>
      <w:ins w:author="Alfred Ho" w:id="2" w:date="2026-05-20T14:58:58Z">
        <w:r w:rsidDel="00000000" w:rsidR="00000000" w:rsidRPr="00000000">
          <w:rPr>
            <w:rtl w:val="0"/>
          </w:rPr>
          <w:t xml:space="preserve">PhD in Artificial Intelligence</w:t>
        </w:r>
      </w:ins>
      <w:del w:author="Alfred Ho" w:id="2" w:date="2026-05-20T14:58:58Z">
        <w:r w:rsidDel="00000000" w:rsidR="00000000" w:rsidRPr="00000000">
          <w:rPr>
            <w:rtl w:val="0"/>
          </w:rPr>
          <w:delText xml:space="preserve">AI-driven healthcare innovation</w:delText>
        </w:r>
      </w:del>
      <w:r w:rsidDel="00000000" w:rsidR="00000000" w:rsidRPr="00000000">
        <w:rPr>
          <w:rtl w:val="0"/>
        </w:rPr>
        <w:t xml:space="preserve">, advancing digital health initiatives in breast cancer care.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gx33q52jp9hd" w:id="3"/>
      <w:bookmarkEnd w:id="3"/>
      <w:r w:rsidDel="00000000" w:rsidR="00000000" w:rsidRPr="00000000">
        <w:rPr>
          <w:b w:val="1"/>
          <w:bCs w:val="1"/>
          <w:sz w:val="34"/>
          <w:szCs w:val="34"/>
          <w:rtl w:val="0"/>
        </w:rPr>
        <w:t xml:space="preserve">Ellil Mathiyan Lakshmanan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President, Ostomy Association of Singapore</w:t>
      </w:r>
    </w:p>
    <w:p w:rsidR="00000000" w:rsidDel="00000000" w:rsidP="00000000" w:rsidRDefault="00000000" w:rsidRPr="00000000" w14:paraId="0000000F">
      <w:pPr>
        <w:spacing w:after="240" w:before="240" w:lineRule="auto"/>
        <w:rPr/>
      </w:pPr>
      <w:r w:rsidDel="00000000" w:rsidR="00000000" w:rsidRPr="00000000">
        <w:rPr>
          <w:rtl w:val="0"/>
        </w:rPr>
        <w:t xml:space="preserve">Double cancer survivor and patient advocate working with healthcare institutions and policymakers to strengthen patient partnerships and improve healthcare experiences.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qfbs2p7pobb" w:id="4"/>
      <w:bookmarkEnd w:id="4"/>
      <w:r w:rsidDel="00000000" w:rsidR="00000000" w:rsidRPr="00000000">
        <w:rPr>
          <w:b w:val="1"/>
          <w:bCs w:val="1"/>
          <w:sz w:val="34"/>
          <w:szCs w:val="34"/>
          <w:rtl w:val="0"/>
        </w:rPr>
        <w:t xml:space="preserve">Nicolas Spano</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Engineering Director, Open Government Products</w:t>
      </w:r>
    </w:p>
    <w:p w:rsidR="00000000" w:rsidDel="00000000" w:rsidP="00000000" w:rsidRDefault="00000000" w:rsidRPr="00000000" w14:paraId="00000013">
      <w:pPr>
        <w:spacing w:after="240" w:before="240" w:lineRule="auto"/>
        <w:rPr/>
      </w:pPr>
      <w:r w:rsidDel="00000000" w:rsidR="00000000" w:rsidRPr="00000000">
        <w:rPr>
          <w:rtl w:val="0"/>
        </w:rPr>
        <w:t xml:space="preserve">Leads teams building healthtech and public service digital products focused on practical, user-centred solutions with real-world impact.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sfbs5scyslmo" w:id="5"/>
      <w:bookmarkEnd w:id="5"/>
      <w:r w:rsidDel="00000000" w:rsidR="00000000" w:rsidRPr="00000000">
        <w:rPr>
          <w:b w:val="1"/>
          <w:bCs w:val="1"/>
          <w:sz w:val="34"/>
          <w:szCs w:val="34"/>
          <w:rtl w:val="0"/>
        </w:rPr>
        <w:t xml:space="preserve">Sam Khoo</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Deputy Director, Singapore Government Partnerships Office</w:t>
      </w:r>
    </w:p>
    <w:p w:rsidR="00000000" w:rsidDel="00000000" w:rsidP="00000000" w:rsidRDefault="00000000" w:rsidRPr="00000000" w14:paraId="00000017">
      <w:pPr>
        <w:spacing w:after="240" w:before="240" w:lineRule="auto"/>
        <w:rPr/>
      </w:pPr>
      <w:r w:rsidDel="00000000" w:rsidR="00000000" w:rsidRPr="00000000">
        <w:rPr>
          <w:rtl w:val="0"/>
        </w:rPr>
        <w:t xml:space="preserve">Drives collaborations between citizens, communities, and government agencies to co-create impactful public initiatives and social innovation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